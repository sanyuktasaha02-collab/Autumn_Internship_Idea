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103B31">
      <w:pPr>
        <w:pStyle w:val="2"/>
        <w:keepNext w:val="0"/>
        <w:keepLines w:val="0"/>
        <w:widowControl/>
        <w:suppressLineNumbers w:val="0"/>
        <w:bidi w:val="0"/>
        <w:spacing w:before="0" w:beforeAutospacing="0" w:after="120" w:afterAutospacing="0" w:line="28" w:lineRule="atLeast"/>
        <w:ind w:left="3912" w:hanging="3912" w:hangingChars="850"/>
      </w:pPr>
      <w:r>
        <w:rPr>
          <w:rFonts w:ascii="Arial" w:hAnsi="Arial" w:cs="Arial"/>
          <w:b/>
          <w:bCs/>
          <w:i w:val="0"/>
          <w:iCs w:val="0"/>
          <w:color w:val="1B1C1D"/>
          <w:sz w:val="46"/>
          <w:szCs w:val="46"/>
          <w:u w:val="none"/>
          <w:vertAlign w:val="baseline"/>
        </w:rPr>
        <w:t> </w:t>
      </w:r>
      <w:r>
        <w:rPr>
          <w:rFonts w:hint="default" w:ascii="Arial" w:hAnsi="Arial" w:cs="Arial"/>
          <w:b/>
          <w:bCs/>
          <w:i w:val="0"/>
          <w:iCs w:val="0"/>
          <w:color w:val="1B1C1D"/>
          <w:sz w:val="46"/>
          <w:szCs w:val="46"/>
          <w:u w:val="none"/>
          <w:vertAlign w:val="baseline"/>
          <w:lang w:val="en-US"/>
        </w:rPr>
        <w:t xml:space="preserve">      </w:t>
      </w:r>
      <w:r>
        <w:rPr>
          <w:rFonts w:ascii="Arial" w:hAnsi="Arial" w:cs="Arial"/>
          <w:b/>
          <w:bCs/>
          <w:i w:val="0"/>
          <w:iCs w:val="0"/>
          <w:color w:val="1B1C1D"/>
          <w:sz w:val="46"/>
          <w:szCs w:val="46"/>
          <w:u w:val="none"/>
          <w:vertAlign w:val="baseline"/>
        </w:rPr>
        <w:t>House Price Prediction using Machine Learning</w:t>
      </w:r>
    </w:p>
    <w:p w14:paraId="7D5269E5">
      <w:pPr>
        <w:keepNext w:val="0"/>
        <w:keepLines w:val="0"/>
        <w:widowControl/>
        <w:suppressLineNumbers w:val="0"/>
        <w:spacing w:after="240" w:afterAutospacing="0"/>
        <w:jc w:val="left"/>
      </w:pPr>
    </w:p>
    <w:p w14:paraId="60E99AE9">
      <w:pPr>
        <w:pStyle w:val="10"/>
        <w:keepNext w:val="0"/>
        <w:keepLines w:val="0"/>
        <w:widowControl/>
        <w:suppressLineNumbers w:val="0"/>
        <w:bidi w:val="0"/>
        <w:spacing w:before="0" w:beforeAutospacing="0" w:after="160" w:afterAutospacing="0" w:line="26" w:lineRule="atLeast"/>
        <w:jc w:val="center"/>
      </w:pPr>
      <w:r>
        <w:rPr>
          <w:rFonts w:hint="default" w:ascii="Times New Roman" w:hAnsi="Times New Roman" w:cs="Times New Roman"/>
          <w:i w:val="0"/>
          <w:iCs w:val="0"/>
          <w:color w:val="000000"/>
          <w:sz w:val="32"/>
          <w:szCs w:val="32"/>
          <w:u w:val="none"/>
          <w:vertAlign w:val="baseline"/>
          <w:lang w:val="en-US"/>
        </w:rPr>
        <w:t>Sanyukta Saha</w:t>
      </w:r>
      <w:r>
        <w:rPr>
          <w:rFonts w:hint="default" w:ascii="Times New Roman" w:hAnsi="Times New Roman" w:cs="Times New Roman"/>
          <w:i w:val="0"/>
          <w:iCs w:val="0"/>
          <w:color w:val="000000"/>
          <w:sz w:val="32"/>
          <w:szCs w:val="32"/>
          <w:u w:val="none"/>
          <w:vertAlign w:val="baseline"/>
        </w:rPr>
        <w:t>, </w:t>
      </w:r>
    </w:p>
    <w:p w14:paraId="6960EE99">
      <w:pPr>
        <w:pStyle w:val="10"/>
        <w:keepNext w:val="0"/>
        <w:keepLines w:val="0"/>
        <w:widowControl/>
        <w:suppressLineNumbers w:val="0"/>
        <w:bidi w:val="0"/>
        <w:spacing w:before="0" w:beforeAutospacing="0" w:after="160" w:afterAutospacing="0" w:line="26" w:lineRule="atLeast"/>
        <w:jc w:val="center"/>
      </w:pPr>
      <w:r>
        <w:rPr>
          <w:rFonts w:hint="default" w:ascii="Times New Roman" w:hAnsi="Times New Roman" w:cs="Times New Roman"/>
          <w:i w:val="0"/>
          <w:iCs w:val="0"/>
          <w:color w:val="000000"/>
          <w:sz w:val="32"/>
          <w:szCs w:val="32"/>
          <w:u w:val="none"/>
          <w:vertAlign w:val="baseline"/>
        </w:rPr>
        <w:t>Course/batch and Institute name</w:t>
      </w:r>
    </w:p>
    <w:p w14:paraId="3574FC4E">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14:paraId="251BEC09">
      <w:pPr>
        <w:pStyle w:val="10"/>
        <w:keepNext w:val="0"/>
        <w:keepLines w:val="0"/>
        <w:widowControl/>
        <w:suppressLineNumbers w:val="0"/>
        <w:bidi w:val="0"/>
        <w:spacing w:before="0" w:beforeAutospacing="0" w:after="160" w:afterAutospacing="0" w:line="26" w:lineRule="atLeast"/>
        <w:jc w:val="center"/>
      </w:pPr>
      <w:r>
        <w:rPr>
          <w:rFonts w:hint="default" w:ascii="Times New Roman" w:hAnsi="Times New Roman" w:cs="Times New Roman"/>
          <w:i w:val="0"/>
          <w:iCs w:val="0"/>
          <w:color w:val="000000"/>
          <w:sz w:val="22"/>
          <w:szCs w:val="22"/>
          <w:u w:val="none"/>
          <w:vertAlign w:val="baseline"/>
        </w:rPr>
        <w:t xml:space="preserve">Period of Internship: 25th August 2025 - 19th September 2025 </w:t>
      </w:r>
      <w:r>
        <w:rPr>
          <w:rFonts w:hint="default" w:ascii="Times New Roman" w:hAnsi="Times New Roman" w:cs="Times New Roman"/>
          <w:i w:val="0"/>
          <w:iCs w:val="0"/>
          <w:color w:val="FF0000"/>
          <w:sz w:val="22"/>
          <w:szCs w:val="22"/>
          <w:u w:val="none"/>
          <w:vertAlign w:val="baseline"/>
        </w:rPr>
        <w:t>(Do not change the dates)</w:t>
      </w:r>
    </w:p>
    <w:p w14:paraId="463D9321">
      <w:pPr>
        <w:keepNext w:val="0"/>
        <w:keepLines w:val="0"/>
        <w:widowControl/>
        <w:suppressLineNumbers w:val="0"/>
        <w:ind w:left="840" w:hanging="840" w:hangingChars="350"/>
        <w:jc w:val="left"/>
      </w:pPr>
      <w:r>
        <w:rPr>
          <w:rFonts w:ascii="SimSun" w:hAnsi="SimSun" w:eastAsia="SimSun" w:cs="SimSun"/>
          <w:b w:val="0"/>
          <w:bCs w:val="0"/>
          <w:kern w:val="0"/>
          <w:sz w:val="24"/>
          <w:szCs w:val="24"/>
          <w:lang w:val="en-US" w:eastAsia="zh-CN" w:bidi="ar"/>
        </w:rPr>
        <w:br w:type="textWrapping"/>
      </w:r>
      <w:bookmarkStart w:id="11" w:name="_GoBack"/>
      <w:bookmarkEnd w:id="11"/>
      <w:r>
        <w:rPr>
          <w:rFonts w:hint="default" w:ascii="Times New Roman" w:hAnsi="Times New Roman" w:eastAsia="SimSun" w:cs="Times New Roman"/>
          <w:i w:val="0"/>
          <w:iCs w:val="0"/>
          <w:color w:val="000000"/>
          <w:kern w:val="0"/>
          <w:sz w:val="40"/>
          <w:szCs w:val="40"/>
          <w:u w:val="none"/>
          <w:vertAlign w:val="baseline"/>
          <w:lang w:val="en-US" w:eastAsia="zh-CN" w:bidi="ar"/>
        </w:rPr>
        <w:t>Report submitted to: IDEAS – Institute of Data Engineering, Analytics and Science Foundation, ISI Kolkata </w:t>
      </w:r>
    </w:p>
    <w:p w14:paraId="00000014">
      <w:pPr>
        <w:rPr>
          <w:color w:val="1B1C1D"/>
        </w:rPr>
      </w:pPr>
      <w:r>
        <w:pict>
          <v:rect id="_x0000_i1026" o:spt="1" style="height:1.5pt;width:0pt;" fillcolor="#A0A0A0" filled="t" stroked="f" coordsize="21600,21600" o:hr="t" o:hrstd="t" o:hralign="center">
            <v:path/>
            <v:fill on="t" focussize="0,0"/>
            <v:stroke on="f"/>
            <v:imagedata o:title=""/>
            <o:lock v:ext="edit"/>
            <w10:wrap type="none"/>
            <w10:anchorlock/>
          </v:rect>
        </w:pict>
      </w:r>
    </w:p>
    <w:p w14:paraId="00000015">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0" w:name="_s1z1h91c8b4n" w:colFirst="0" w:colLast="0"/>
      <w:bookmarkEnd w:id="0"/>
      <w:r>
        <w:rPr>
          <w:b/>
          <w:color w:val="1B1C1D"/>
          <w:sz w:val="26"/>
          <w:szCs w:val="26"/>
          <w:rtl w:val="0"/>
        </w:rPr>
        <w:t>1. Abstract</w:t>
      </w:r>
    </w:p>
    <w:p w14:paraId="00000016">
      <w:pPr>
        <w:pBdr>
          <w:top w:val="none" w:color="auto" w:sz="0" w:space="0"/>
          <w:left w:val="none" w:color="auto" w:sz="0" w:space="0"/>
          <w:bottom w:val="none" w:color="auto" w:sz="0" w:space="0"/>
          <w:right w:val="none" w:color="auto" w:sz="0" w:space="0"/>
          <w:between w:val="none" w:color="auto" w:sz="0" w:space="0"/>
        </w:pBdr>
        <w:spacing w:after="240"/>
        <w:rPr>
          <w:color w:val="1B1C1D"/>
        </w:rPr>
      </w:pPr>
      <w:r>
        <w:rPr>
          <w:color w:val="1B1C1D"/>
          <w:rtl w:val="0"/>
        </w:rPr>
        <w:t>This project focuses on predicting house prices in Bengaluru using a dataset of over 13,000 property listings. The dataset includes features like location, size, total square feet, and number of bathrooms. The primary steps in this project included data cleaning, exploratory data analysis, feature engineering, and model building. Several data preprocessing techniques were applied to handle missing values, outliers, and categorical variables. A linear regression model was trained and evaluated to predict house prices based on the cleaned data. The project demonstrates a practical application of machine learning in the real estate sector.</w:t>
      </w:r>
    </w:p>
    <w:p w14:paraId="00000017">
      <w:pPr>
        <w:rPr>
          <w:color w:val="1B1C1D"/>
        </w:rPr>
      </w:pPr>
      <w:r>
        <w:pict>
          <v:rect id="_x0000_i1027" o:spt="1" style="height:1.5pt;width:0pt;" fillcolor="#A0A0A0" filled="t" stroked="f" coordsize="21600,21600" o:hr="t" o:hrstd="t" o:hralign="center">
            <v:path/>
            <v:fill on="t" focussize="0,0"/>
            <v:stroke on="f"/>
            <v:imagedata o:title=""/>
            <o:lock v:ext="edit"/>
            <w10:wrap type="none"/>
            <w10:anchorlock/>
          </v:rect>
        </w:pict>
      </w:r>
    </w:p>
    <w:p w14:paraId="00000018">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1" w:name="_sey10hxhkyuo" w:colFirst="0" w:colLast="0"/>
      <w:bookmarkEnd w:id="1"/>
      <w:r>
        <w:rPr>
          <w:b/>
          <w:color w:val="1B1C1D"/>
          <w:sz w:val="26"/>
          <w:szCs w:val="26"/>
          <w:rtl w:val="0"/>
        </w:rPr>
        <w:t>2. Introduction</w:t>
      </w:r>
    </w:p>
    <w:p w14:paraId="00000019">
      <w:pPr>
        <w:pBdr>
          <w:top w:val="none" w:color="auto" w:sz="0" w:space="0"/>
          <w:left w:val="none" w:color="auto" w:sz="0" w:space="0"/>
          <w:bottom w:val="none" w:color="auto" w:sz="0" w:space="0"/>
          <w:right w:val="none" w:color="auto" w:sz="0" w:space="0"/>
          <w:between w:val="none" w:color="auto" w:sz="0" w:space="0"/>
        </w:pBdr>
        <w:spacing w:after="240"/>
        <w:rPr>
          <w:color w:val="1B1C1D"/>
        </w:rPr>
      </w:pPr>
      <w:r>
        <w:rPr>
          <w:color w:val="1B1C1D"/>
          <w:rtl w:val="0"/>
        </w:rPr>
        <w:t>The real estate market in Bengaluru is a dynamic and growing sector. This project aims to build a model that can predict house prices in Bengaluru based on various property attributes. The project utilizes a dataset of house listings from Bengaluru and employs machine learning techniques to achieve this goal. The relevance of this project lies in its potential to provide valuable insights for buyers, sellers, and real estate agents. The technologies used in this project include Python with libraries like Pandas for data manipulation, and Matplotlib/Seaborn for data visualization, and Scikit-learn for building the machine learning model.</w:t>
      </w:r>
    </w:p>
    <w:p w14:paraId="0000001A">
      <w:pPr>
        <w:pBdr>
          <w:top w:val="none" w:color="auto" w:sz="0" w:space="0"/>
          <w:left w:val="none" w:color="auto" w:sz="0" w:space="0"/>
          <w:bottom w:val="none" w:color="auto" w:sz="0" w:space="0"/>
          <w:right w:val="none" w:color="auto" w:sz="0" w:space="0"/>
          <w:between w:val="none" w:color="auto" w:sz="0" w:space="0"/>
        </w:pBdr>
        <w:spacing w:after="120"/>
        <w:rPr>
          <w:color w:val="1B1C1D"/>
        </w:rPr>
      </w:pPr>
      <w:r>
        <w:rPr>
          <w:color w:val="1B1C1D"/>
          <w:rtl w:val="0"/>
        </w:rPr>
        <w:t>During the first two weeks of the internship, I received training on the following topics:</w:t>
      </w:r>
    </w:p>
    <w:p w14:paraId="0000001B">
      <w:pPr>
        <w:numPr>
          <w:ilvl w:val="0"/>
          <w:numId w:val="1"/>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Python for data science</w:t>
      </w:r>
    </w:p>
    <w:p w14:paraId="0000001C">
      <w:pPr>
        <w:numPr>
          <w:ilvl w:val="0"/>
          <w:numId w:val="1"/>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Data manipulation with Pandas</w:t>
      </w:r>
    </w:p>
    <w:p w14:paraId="0000001D">
      <w:pPr>
        <w:numPr>
          <w:ilvl w:val="0"/>
          <w:numId w:val="1"/>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Data visualization with Matplotlib and Seaborn</w:t>
      </w:r>
    </w:p>
    <w:p w14:paraId="0000001E">
      <w:pPr>
        <w:numPr>
          <w:ilvl w:val="0"/>
          <w:numId w:val="1"/>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Machine learning fundamentals</w:t>
      </w:r>
    </w:p>
    <w:p w14:paraId="0000001F">
      <w:pPr>
        <w:numPr>
          <w:ilvl w:val="0"/>
          <w:numId w:val="1"/>
        </w:numPr>
        <w:pBdr>
          <w:top w:val="none" w:color="auto" w:sz="0" w:space="0"/>
          <w:bottom w:val="none" w:color="auto" w:sz="0" w:space="0"/>
          <w:right w:val="none" w:color="auto" w:sz="0" w:space="0"/>
          <w:between w:val="none" w:color="auto" w:sz="0" w:space="0"/>
        </w:pBdr>
        <w:spacing w:after="360"/>
        <w:ind w:left="720" w:hanging="360"/>
      </w:pPr>
      <w:r>
        <w:rPr>
          <w:color w:val="1B1C1D"/>
          <w:rtl w:val="0"/>
        </w:rPr>
        <w:t>Regression models</w:t>
      </w:r>
    </w:p>
    <w:p w14:paraId="00000020">
      <w:pPr>
        <w:rPr>
          <w:color w:val="1B1C1D"/>
        </w:rPr>
      </w:pPr>
      <w:r>
        <w:pict>
          <v:rect id="_x0000_i1028" o:spt="1" style="height:1.5pt;width:0pt;" fillcolor="#A0A0A0" filled="t" stroked="f" coordsize="21600,21600" o:hr="t" o:hrstd="t" o:hralign="center">
            <v:path/>
            <v:fill on="t" focussize="0,0"/>
            <v:stroke on="f"/>
            <v:imagedata o:title=""/>
            <o:lock v:ext="edit"/>
            <w10:wrap type="none"/>
            <w10:anchorlock/>
          </v:rect>
        </w:pict>
      </w:r>
    </w:p>
    <w:p w14:paraId="00000021">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2" w:name="_4hpi1gxzfg8m" w:colFirst="0" w:colLast="0"/>
      <w:bookmarkEnd w:id="2"/>
      <w:r>
        <w:rPr>
          <w:b/>
          <w:color w:val="1B1C1D"/>
          <w:sz w:val="26"/>
          <w:szCs w:val="26"/>
          <w:rtl w:val="0"/>
        </w:rPr>
        <w:t>3. Project Objective</w:t>
      </w:r>
    </w:p>
    <w:p w14:paraId="00000022">
      <w:pPr>
        <w:pBdr>
          <w:top w:val="none" w:color="auto" w:sz="0" w:space="0"/>
          <w:left w:val="none" w:color="auto" w:sz="0" w:space="0"/>
          <w:bottom w:val="none" w:color="auto" w:sz="0" w:space="0"/>
          <w:right w:val="none" w:color="auto" w:sz="0" w:space="0"/>
          <w:between w:val="none" w:color="auto" w:sz="0" w:space="0"/>
        </w:pBdr>
        <w:spacing w:after="120"/>
        <w:rPr>
          <w:color w:val="1B1C1D"/>
        </w:rPr>
      </w:pPr>
      <w:r>
        <w:rPr>
          <w:color w:val="1B1C1D"/>
          <w:rtl w:val="0"/>
        </w:rPr>
        <w:t>The main objectives of this project are:</w:t>
      </w:r>
    </w:p>
    <w:p w14:paraId="00000023">
      <w:pPr>
        <w:numPr>
          <w:ilvl w:val="0"/>
          <w:numId w:val="2"/>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To perform data cleaning and preprocessing on the Bengaluru house price dataset to prepare it for analysis.</w:t>
      </w:r>
    </w:p>
    <w:p w14:paraId="00000024">
      <w:pPr>
        <w:numPr>
          <w:ilvl w:val="0"/>
          <w:numId w:val="2"/>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To conduct exploratory data analysis (EDA) to understand the relationships between different features and the house price.</w:t>
      </w:r>
    </w:p>
    <w:p w14:paraId="00000025">
      <w:pPr>
        <w:numPr>
          <w:ilvl w:val="0"/>
          <w:numId w:val="2"/>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To build and train a linear regression model to predict house prices.</w:t>
      </w:r>
    </w:p>
    <w:p w14:paraId="00000026">
      <w:pPr>
        <w:numPr>
          <w:ilvl w:val="0"/>
          <w:numId w:val="2"/>
        </w:numPr>
        <w:pBdr>
          <w:top w:val="none" w:color="auto" w:sz="0" w:space="0"/>
          <w:bottom w:val="none" w:color="auto" w:sz="0" w:space="0"/>
          <w:right w:val="none" w:color="auto" w:sz="0" w:space="0"/>
          <w:between w:val="none" w:color="auto" w:sz="0" w:space="0"/>
        </w:pBdr>
        <w:spacing w:after="360"/>
        <w:ind w:left="720" w:hanging="360"/>
      </w:pPr>
      <w:r>
        <w:rPr>
          <w:color w:val="1B1C1D"/>
          <w:rtl w:val="0"/>
        </w:rPr>
        <w:t>To evaluate the performance of the model using metrics like Mean Squared Error (MSE) and Mean Absolute Error (MAE).</w:t>
      </w:r>
    </w:p>
    <w:p w14:paraId="00000027">
      <w:pPr>
        <w:rPr>
          <w:color w:val="1B1C1D"/>
        </w:rPr>
      </w:pPr>
      <w:r>
        <w:pict>
          <v:rect id="_x0000_i1029" o:spt="1" style="height:1.5pt;width:0pt;" fillcolor="#A0A0A0" filled="t" stroked="f" coordsize="21600,21600" o:hr="t" o:hrstd="t" o:hralign="center">
            <v:path/>
            <v:fill on="t" focussize="0,0"/>
            <v:stroke on="f"/>
            <v:imagedata o:title=""/>
            <o:lock v:ext="edit"/>
            <w10:wrap type="none"/>
            <w10:anchorlock/>
          </v:rect>
        </w:pict>
      </w:r>
    </w:p>
    <w:p w14:paraId="00000028">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3" w:name="_2d4ayg38mexq" w:colFirst="0" w:colLast="0"/>
      <w:bookmarkEnd w:id="3"/>
      <w:r>
        <w:rPr>
          <w:b/>
          <w:color w:val="1B1C1D"/>
          <w:sz w:val="26"/>
          <w:szCs w:val="26"/>
          <w:rtl w:val="0"/>
        </w:rPr>
        <w:t>4. Methodology</w:t>
      </w:r>
    </w:p>
    <w:p w14:paraId="00000029">
      <w:pPr>
        <w:pBdr>
          <w:top w:val="none" w:color="auto" w:sz="0" w:space="0"/>
          <w:left w:val="none" w:color="auto" w:sz="0" w:space="0"/>
          <w:bottom w:val="none" w:color="auto" w:sz="0" w:space="0"/>
          <w:right w:val="none" w:color="auto" w:sz="0" w:space="0"/>
          <w:between w:val="none" w:color="auto" w:sz="0" w:space="0"/>
        </w:pBdr>
        <w:spacing w:after="120"/>
        <w:rPr>
          <w:color w:val="1B1C1D"/>
        </w:rPr>
      </w:pPr>
      <w:r>
        <w:rPr>
          <w:color w:val="1B1C1D"/>
          <w:rtl w:val="0"/>
        </w:rPr>
        <w:t>The project followed a systematic approach:</w:t>
      </w:r>
    </w:p>
    <w:p w14:paraId="0000002A">
      <w:pPr>
        <w:numPr>
          <w:ilvl w:val="0"/>
          <w:numId w:val="3"/>
        </w:numPr>
        <w:pBdr>
          <w:top w:val="none" w:color="auto" w:sz="0" w:space="0"/>
          <w:bottom w:val="none" w:color="auto" w:sz="0" w:space="0"/>
          <w:right w:val="none" w:color="auto" w:sz="0" w:space="0"/>
          <w:between w:val="none" w:color="auto" w:sz="0" w:space="0"/>
        </w:pBdr>
        <w:spacing w:after="360"/>
        <w:ind w:left="780" w:hanging="360"/>
      </w:pPr>
      <w:r>
        <w:rPr>
          <w:b/>
          <w:color w:val="1B1C1D"/>
          <w:rtl w:val="0"/>
        </w:rPr>
        <w:t>Data Collection and Exploration</w:t>
      </w:r>
      <w:r>
        <w:rPr>
          <w:color w:val="1B1C1D"/>
          <w:rtl w:val="0"/>
        </w:rPr>
        <w:t xml:space="preserve">: The project started with the </w:t>
      </w:r>
      <w:r>
        <w:rPr>
          <w:color w:val="575B5F"/>
          <w:shd w:val="clear" w:fill="E9EEF6"/>
          <w:rtl w:val="0"/>
        </w:rPr>
        <w:t>Bengaluru_House_Data.csv</w:t>
      </w:r>
      <w:r>
        <w:rPr>
          <w:color w:val="1B1C1D"/>
          <w:rtl w:val="0"/>
        </w:rPr>
        <w:t xml:space="preserve"> dataset, which has 13,320 rows and 9 columns. Initial exploration was done to understand the data types and check for missing values.</w:t>
      </w:r>
    </w:p>
    <w:p w14:paraId="0000002B">
      <w:pPr>
        <w:pBdr>
          <w:top w:val="none" w:color="auto" w:sz="0" w:space="0"/>
          <w:bottom w:val="none" w:color="auto" w:sz="0" w:space="0"/>
          <w:right w:val="none" w:color="auto" w:sz="0" w:space="0"/>
          <w:between w:val="none" w:color="auto" w:sz="0" w:space="0"/>
        </w:pBdr>
        <w:spacing w:after="360"/>
        <w:ind w:left="720" w:firstLine="0"/>
        <w:rPr>
          <w:color w:val="1B1C1D"/>
        </w:rPr>
      </w:pPr>
      <w:r>
        <w:rPr>
          <w:color w:val="1B1C1D"/>
        </w:rPr>
        <w:drawing>
          <wp:inline distT="114300" distB="114300" distL="114300" distR="114300">
            <wp:extent cx="5943600" cy="1231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6"/>
                    <a:srcRect/>
                    <a:stretch>
                      <a:fillRect/>
                    </a:stretch>
                  </pic:blipFill>
                  <pic:spPr>
                    <a:xfrm>
                      <a:off x="0" y="0"/>
                      <a:ext cx="5943600" cy="1231900"/>
                    </a:xfrm>
                    <a:prstGeom prst="rect">
                      <a:avLst/>
                    </a:prstGeom>
                  </pic:spPr>
                </pic:pic>
              </a:graphicData>
            </a:graphic>
          </wp:inline>
        </w:drawing>
      </w:r>
    </w:p>
    <w:p w14:paraId="0000002C">
      <w:pPr>
        <w:numPr>
          <w:ilvl w:val="0"/>
          <w:numId w:val="3"/>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Data Cleaning and Pre-processing</w:t>
      </w:r>
      <w:r>
        <w:rPr>
          <w:color w:val="1B1C1D"/>
          <w:rtl w:val="0"/>
        </w:rPr>
        <w:t>:</w:t>
      </w:r>
    </w:p>
    <w:p w14:paraId="0000002D">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 'society' column was dropped as it had a high number of missing values (5502 missing).</w:t>
      </w:r>
    </w:p>
    <w:p w14:paraId="0000002E">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 'size' column was converted to a numerical 'bhk' (bedrooms) column.</w:t>
      </w:r>
    </w:p>
    <w:p w14:paraId="0000002F">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w:t>
      </w:r>
      <w:r>
        <w:rPr>
          <w:color w:val="1B1C1D"/>
          <w:rtl w:val="0"/>
        </w:rPr>
        <w:br w:type="textWrapping"/>
      </w:r>
      <w:r>
        <w:rPr>
          <w:color w:val="1B1C1D"/>
          <w:rtl w:val="0"/>
        </w:rPr>
        <w:t xml:space="preserve"> </w:t>
      </w:r>
      <w:r>
        <w:rPr>
          <w:color w:val="575B5F"/>
          <w:shd w:val="clear" w:fill="E9EEF6"/>
          <w:rtl w:val="0"/>
        </w:rPr>
        <w:t>total_sqft</w:t>
      </w:r>
      <w:r>
        <w:rPr>
          <w:color w:val="1B1C1D"/>
          <w:rtl w:val="0"/>
        </w:rPr>
        <w:t xml:space="preserve"> column was cleaned to handle ranges by converting them to their average numerical value.</w:t>
      </w:r>
    </w:p>
    <w:p w14:paraId="00000030">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Categorical features like 'area_type' and 'availability' were simplified into fewer categories.</w:t>
      </w:r>
    </w:p>
    <w:p w14:paraId="00000031">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 'location' feature was cleaned by converting to lowercase, stripping whitespace, and grouping rare locations into an 'Others' category.</w:t>
      </w:r>
    </w:p>
    <w:p w14:paraId="00000032">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Missing values in 'bath' and 'balcony' were imputed.</w:t>
      </w:r>
    </w:p>
    <w:p w14:paraId="00000033">
      <w:pPr>
        <w:numPr>
          <w:ilvl w:val="0"/>
          <w:numId w:val="3"/>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Feature Engineering and Outlier Removal</w:t>
      </w:r>
      <w:r>
        <w:rPr>
          <w:color w:val="1B1C1D"/>
          <w:rtl w:val="0"/>
        </w:rPr>
        <w:t>:</w:t>
      </w:r>
    </w:p>
    <w:p w14:paraId="00000034">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A new feature, 'price_per_sqft' (PPS), was created to help with outlier detection.</w:t>
      </w:r>
    </w:p>
    <w:p w14:paraId="00000035">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Outliers were removed by filtering out data points where the PPS was beyond two standard deviations from the mean for each location.</w:t>
      </w:r>
    </w:p>
    <w:p w14:paraId="00000036">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color w:val="1B1C1D"/>
          <w:u w:val="none"/>
        </w:rPr>
      </w:pPr>
      <w:r>
        <w:rPr>
          <w:color w:val="1B1C1D"/>
        </w:rPr>
        <w:drawing>
          <wp:inline distT="114300" distB="114300" distL="114300" distR="114300">
            <wp:extent cx="6772275" cy="367157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7"/>
                    <a:srcRect/>
                    <a:stretch>
                      <a:fillRect/>
                    </a:stretch>
                  </pic:blipFill>
                  <pic:spPr>
                    <a:xfrm>
                      <a:off x="0" y="0"/>
                      <a:ext cx="6772275" cy="3671888"/>
                    </a:xfrm>
                    <a:prstGeom prst="rect">
                      <a:avLst/>
                    </a:prstGeom>
                  </pic:spPr>
                </pic:pic>
              </a:graphicData>
            </a:graphic>
          </wp:inline>
        </w:drawing>
      </w:r>
    </w:p>
    <w:p w14:paraId="00000037">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0" w:author="Arya Sarkar" w:date="2025-09-17T10:28:44Z"/>
          <w:color w:val="1B1C1D"/>
          <w:u w:val="none"/>
        </w:rPr>
      </w:pPr>
      <w:r>
        <w:rPr>
          <w:color w:val="1B1C1D"/>
        </w:rPr>
        <w:drawing>
          <wp:inline distT="114300" distB="114300" distL="114300" distR="114300">
            <wp:extent cx="5943600" cy="4064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8"/>
                    <a:srcRect/>
                    <a:stretch>
                      <a:fillRect/>
                    </a:stretch>
                  </pic:blipFill>
                  <pic:spPr>
                    <a:xfrm>
                      <a:off x="0" y="0"/>
                      <a:ext cx="5943600" cy="4064000"/>
                    </a:xfrm>
                    <a:prstGeom prst="rect">
                      <a:avLst/>
                    </a:prstGeom>
                  </pic:spPr>
                </pic:pic>
              </a:graphicData>
            </a:graphic>
          </wp:inline>
        </w:drawing>
      </w:r>
    </w:p>
    <w:p w14:paraId="00000038">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1" w:author="Arya Sarkar" w:date="2025-09-17T10:28:44Z"/>
          <w:color w:val="1B1C1D"/>
          <w:u w:val="none"/>
        </w:rPr>
      </w:pPr>
      <w:ins w:id="2" w:author="Arya Sarkar" w:date="2025-09-17T10:28:44Z">
        <w:r>
          <w:rPr>
            <w:color w:val="1B1C1D"/>
          </w:rPr>
          <w:drawing>
            <wp:inline distT="114300" distB="114300" distL="114300" distR="114300">
              <wp:extent cx="5262245" cy="353631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9"/>
                      <a:srcRect/>
                      <a:stretch>
                        <a:fillRect/>
                      </a:stretch>
                    </pic:blipFill>
                    <pic:spPr>
                      <a:xfrm>
                        <a:off x="0" y="0"/>
                        <a:ext cx="5262563" cy="3536577"/>
                      </a:xfrm>
                      <a:prstGeom prst="rect">
                        <a:avLst/>
                      </a:prstGeom>
                    </pic:spPr>
                  </pic:pic>
                </a:graphicData>
              </a:graphic>
            </wp:inline>
          </w:drawing>
        </w:r>
      </w:ins>
    </w:p>
    <w:p w14:paraId="00000039">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4" w:author="Arya Sarkar" w:date="2025-09-17T10:28:44Z"/>
          <w:color w:val="1B1C1D"/>
          <w:u w:val="none"/>
        </w:rPr>
      </w:pPr>
      <w:ins w:id="5" w:author="Arya Sarkar" w:date="2025-09-17T10:28:44Z">
        <w:r>
          <w:rPr>
            <w:color w:val="1B1C1D"/>
          </w:rPr>
          <w:drawing>
            <wp:inline distT="114300" distB="114300" distL="114300" distR="114300">
              <wp:extent cx="5271770" cy="3705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10"/>
                      <a:srcRect/>
                      <a:stretch>
                        <a:fillRect/>
                      </a:stretch>
                    </pic:blipFill>
                    <pic:spPr>
                      <a:xfrm>
                        <a:off x="0" y="0"/>
                        <a:ext cx="5272088" cy="3705225"/>
                      </a:xfrm>
                      <a:prstGeom prst="rect">
                        <a:avLst/>
                      </a:prstGeom>
                    </pic:spPr>
                  </pic:pic>
                </a:graphicData>
              </a:graphic>
            </wp:inline>
          </w:drawing>
        </w:r>
      </w:ins>
    </w:p>
    <w:p w14:paraId="0000003A">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7" w:author="Arya Sarkar" w:date="2025-09-17T10:28:44Z"/>
          <w:color w:val="1B1C1D"/>
          <w:u w:val="none"/>
        </w:rPr>
      </w:pPr>
      <w:ins w:id="8" w:author="Arya Sarkar" w:date="2025-09-17T10:28:44Z">
        <w:r>
          <w:rPr>
            <w:color w:val="1B1C1D"/>
          </w:rPr>
          <w:drawing>
            <wp:inline distT="114300" distB="114300" distL="114300" distR="114300">
              <wp:extent cx="5504180" cy="830072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1"/>
                      <a:srcRect/>
                      <a:stretch>
                        <a:fillRect/>
                      </a:stretch>
                    </pic:blipFill>
                    <pic:spPr>
                      <a:xfrm>
                        <a:off x="0" y="0"/>
                        <a:ext cx="5504620" cy="8301038"/>
                      </a:xfrm>
                      <a:prstGeom prst="rect">
                        <a:avLst/>
                      </a:prstGeom>
                    </pic:spPr>
                  </pic:pic>
                </a:graphicData>
              </a:graphic>
            </wp:inline>
          </w:drawing>
        </w:r>
      </w:ins>
    </w:p>
    <w:p w14:paraId="0000003B">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10" w:author="Arya Sarkar" w:date="2025-09-17T10:28:44Z"/>
          <w:color w:val="1B1C1D"/>
          <w:u w:val="none"/>
        </w:rPr>
      </w:pPr>
      <w:ins w:id="11" w:author="Arya Sarkar" w:date="2025-09-17T10:28:44Z">
        <w:r>
          <w:rPr>
            <w:color w:val="1B1C1D"/>
          </w:rPr>
          <w:drawing>
            <wp:inline distT="114300" distB="114300" distL="114300" distR="114300">
              <wp:extent cx="5346065" cy="541464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2"/>
                      <a:srcRect/>
                      <a:stretch>
                        <a:fillRect/>
                      </a:stretch>
                    </pic:blipFill>
                    <pic:spPr>
                      <a:xfrm>
                        <a:off x="0" y="0"/>
                        <a:ext cx="5346419" cy="5414963"/>
                      </a:xfrm>
                      <a:prstGeom prst="rect">
                        <a:avLst/>
                      </a:prstGeom>
                    </pic:spPr>
                  </pic:pic>
                </a:graphicData>
              </a:graphic>
            </wp:inline>
          </w:drawing>
        </w:r>
      </w:ins>
    </w:p>
    <w:p w14:paraId="0000003C">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color w:val="1B1C1D"/>
          <w:u w:val="none"/>
        </w:rPr>
      </w:pPr>
    </w:p>
    <w:p w14:paraId="0000003D">
      <w:pPr>
        <w:numPr>
          <w:ilvl w:val="0"/>
          <w:numId w:val="3"/>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Model Building and Validation</w:t>
      </w:r>
      <w:r>
        <w:rPr>
          <w:color w:val="1B1C1D"/>
          <w:rtl w:val="0"/>
        </w:rPr>
        <w:t>:</w:t>
      </w:r>
    </w:p>
    <w:p w14:paraId="0000003E">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 dataset was split into training and testing sets.</w:t>
      </w:r>
    </w:p>
    <w:p w14:paraId="0000003F">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A</w:t>
      </w:r>
      <w:r>
        <w:rPr>
          <w:color w:val="1B1C1D"/>
          <w:rtl w:val="0"/>
        </w:rPr>
        <w:br w:type="textWrapping"/>
      </w:r>
      <w:r>
        <w:rPr>
          <w:color w:val="1B1C1D"/>
          <w:rtl w:val="0"/>
        </w:rPr>
        <w:t xml:space="preserve"> </w:t>
      </w:r>
      <w:r>
        <w:rPr>
          <w:b/>
          <w:color w:val="1B1C1D"/>
          <w:rtl w:val="0"/>
        </w:rPr>
        <w:t>Linear Regression model</w:t>
      </w:r>
      <w:r>
        <w:rPr>
          <w:color w:val="1B1C1D"/>
          <w:rtl w:val="0"/>
        </w:rPr>
        <w:t xml:space="preserve"> was chosen for this project.</w:t>
      </w:r>
    </w:p>
    <w:p w14:paraId="00000040">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The data was scaled using</w:t>
      </w:r>
      <w:r>
        <w:rPr>
          <w:color w:val="1B1C1D"/>
          <w:rtl w:val="0"/>
        </w:rPr>
        <w:br w:type="textWrapping"/>
      </w:r>
      <w:r>
        <w:rPr>
          <w:color w:val="1B1C1D"/>
          <w:rtl w:val="0"/>
        </w:rPr>
        <w:t xml:space="preserve"> </w:t>
      </w:r>
      <w:r>
        <w:rPr>
          <w:b/>
          <w:color w:val="1B1C1D"/>
          <w:rtl w:val="0"/>
        </w:rPr>
        <w:t>StandardScaler</w:t>
      </w:r>
      <w:r>
        <w:rPr>
          <w:color w:val="1B1C1D"/>
          <w:rtl w:val="0"/>
        </w:rPr>
        <w:t xml:space="preserve"> to normalize the feature ranges.</w:t>
      </w:r>
    </w:p>
    <w:p w14:paraId="00000041">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13" w:author="Arya Sarkar" w:date="2025-09-17T10:37:05Z"/>
        </w:rPr>
      </w:pPr>
      <w:r>
        <w:rPr>
          <w:color w:val="1B1C1D"/>
          <w:rtl w:val="0"/>
        </w:rPr>
        <w:t>The model was trained on the scaled training data and its performance was evaluated on the test data using MSE and MAE.</w:t>
      </w:r>
    </w:p>
    <w:p w14:paraId="00000042">
      <w:pPr>
        <w:numPr>
          <w:ilvl w:val="1"/>
          <w:numId w:val="3"/>
        </w:numPr>
        <w:pBdr>
          <w:top w:val="none" w:color="auto" w:sz="0" w:space="0"/>
          <w:bottom w:val="none" w:color="auto" w:sz="0" w:space="0"/>
          <w:right w:val="none" w:color="auto" w:sz="0" w:space="0"/>
          <w:between w:val="none" w:color="auto" w:sz="0" w:space="0"/>
        </w:pBdr>
        <w:spacing w:after="0" w:afterAutospacing="0"/>
        <w:ind w:left="1500" w:hanging="360"/>
        <w:rPr>
          <w:ins w:id="14" w:author="Arya Sarkar" w:date="2025-09-17T10:37:05Z"/>
          <w:color w:val="1B1C1D"/>
          <w:u w:val="none"/>
        </w:rPr>
      </w:pPr>
      <w:ins w:id="15" w:author="Arya Sarkar" w:date="2025-09-17T10:37:05Z">
        <w:r>
          <w:rPr>
            <w:color w:val="1B1C1D"/>
          </w:rPr>
          <w:drawing>
            <wp:inline distT="114300" distB="114300" distL="114300" distR="114300">
              <wp:extent cx="4227830" cy="355727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3"/>
                      <a:srcRect/>
                      <a:stretch>
                        <a:fillRect/>
                      </a:stretch>
                    </pic:blipFill>
                    <pic:spPr>
                      <a:xfrm>
                        <a:off x="0" y="0"/>
                        <a:ext cx="4228447" cy="3557588"/>
                      </a:xfrm>
                      <a:prstGeom prst="rect">
                        <a:avLst/>
                      </a:prstGeom>
                    </pic:spPr>
                  </pic:pic>
                </a:graphicData>
              </a:graphic>
            </wp:inline>
          </w:drawing>
        </w:r>
      </w:ins>
    </w:p>
    <w:p w14:paraId="00000043">
      <w:pPr>
        <w:numPr>
          <w:ilvl w:val="1"/>
          <w:numId w:val="3"/>
        </w:numPr>
        <w:pBdr>
          <w:top w:val="none" w:color="auto" w:sz="0" w:space="0"/>
          <w:bottom w:val="none" w:color="auto" w:sz="0" w:space="0"/>
          <w:right w:val="none" w:color="auto" w:sz="0" w:space="0"/>
          <w:between w:val="none" w:color="auto" w:sz="0" w:space="0"/>
        </w:pBdr>
        <w:spacing w:after="600"/>
        <w:ind w:left="1500" w:hanging="360"/>
      </w:pPr>
      <w:ins w:id="17" w:author="Arya Sarkar" w:date="2025-09-17T10:37:05Z">
        <w:r>
          <w:rPr>
            <w:color w:val="1B1C1D"/>
          </w:rPr>
          <w:drawing>
            <wp:inline distT="114300" distB="114300" distL="114300" distR="114300">
              <wp:extent cx="4662805" cy="37287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4"/>
                      <a:srcRect/>
                      <a:stretch>
                        <a:fillRect/>
                      </a:stretch>
                    </pic:blipFill>
                    <pic:spPr>
                      <a:xfrm>
                        <a:off x="0" y="0"/>
                        <a:ext cx="4663165" cy="3729038"/>
                      </a:xfrm>
                      <a:prstGeom prst="rect">
                        <a:avLst/>
                      </a:prstGeom>
                    </pic:spPr>
                  </pic:pic>
                </a:graphicData>
              </a:graphic>
            </wp:inline>
          </w:drawing>
        </w:r>
      </w:ins>
    </w:p>
    <w:p w14:paraId="00000044">
      <w:pPr>
        <w:rPr>
          <w:color w:val="1B1C1D"/>
        </w:rPr>
      </w:pPr>
      <w:r>
        <w:pict>
          <v:rect id="_x0000_i1030" o:spt="1" style="height:1.5pt;width:0pt;" fillcolor="#A0A0A0" filled="t" stroked="f" coordsize="21600,21600" o:hr="t" o:hrstd="t" o:hralign="center">
            <v:path/>
            <v:fill on="t" focussize="0,0"/>
            <v:stroke on="f"/>
            <v:imagedata o:title=""/>
            <o:lock v:ext="edit"/>
            <w10:wrap type="none"/>
            <w10:anchorlock/>
          </v:rect>
        </w:pict>
      </w:r>
    </w:p>
    <w:p w14:paraId="00000045">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4" w:name="_b4d562k5koiq" w:colFirst="0" w:colLast="0"/>
      <w:bookmarkEnd w:id="4"/>
      <w:r>
        <w:rPr>
          <w:b/>
          <w:color w:val="1B1C1D"/>
          <w:sz w:val="26"/>
          <w:szCs w:val="26"/>
          <w:rtl w:val="0"/>
        </w:rPr>
        <w:t>5. Data Analysis and Results</w:t>
      </w:r>
    </w:p>
    <w:p w14:paraId="00000046">
      <w:pPr>
        <w:pStyle w:val="5"/>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2"/>
          <w:szCs w:val="22"/>
        </w:rPr>
      </w:pPr>
      <w:bookmarkStart w:id="5" w:name="_i5qtbhvyz5p0" w:colFirst="0" w:colLast="0"/>
      <w:bookmarkEnd w:id="5"/>
      <w:r>
        <w:rPr>
          <w:b/>
          <w:color w:val="1B1C1D"/>
          <w:sz w:val="22"/>
          <w:szCs w:val="22"/>
          <w:rtl w:val="0"/>
        </w:rPr>
        <w:t>Descriptive Analysis</w:t>
      </w:r>
    </w:p>
    <w:p w14:paraId="00000047">
      <w:pPr>
        <w:numPr>
          <w:ilvl w:val="0"/>
          <w:numId w:val="4"/>
        </w:numPr>
        <w:pBdr>
          <w:top w:val="none" w:color="auto" w:sz="0" w:space="0"/>
          <w:bottom w:val="none" w:color="auto" w:sz="0" w:space="0"/>
          <w:right w:val="none" w:color="auto" w:sz="0" w:space="0"/>
          <w:between w:val="none" w:color="auto" w:sz="0" w:space="0"/>
        </w:pBdr>
        <w:spacing w:after="0" w:afterAutospacing="0"/>
        <w:ind w:left="780" w:hanging="360"/>
      </w:pPr>
      <w:r>
        <w:rPr>
          <w:b/>
          <w:color w:val="1B1C1D"/>
          <w:rtl w:val="0"/>
        </w:rPr>
        <w:t>Data Distribution</w:t>
      </w:r>
      <w:r>
        <w:rPr>
          <w:color w:val="1B1C1D"/>
          <w:rtl w:val="0"/>
        </w:rPr>
        <w:t xml:space="preserve">: The distribution of </w:t>
      </w:r>
      <w:r>
        <w:rPr>
          <w:color w:val="575B5F"/>
          <w:shd w:val="clear" w:fill="E9EEF6"/>
          <w:rtl w:val="0"/>
        </w:rPr>
        <w:t>total_sqft</w:t>
      </w:r>
      <w:r>
        <w:rPr>
          <w:color w:val="1B1C1D"/>
          <w:rtl w:val="0"/>
        </w:rPr>
        <w:t xml:space="preserve"> was found to be skewed, and a log transformation was applied to normalize it for better visualization and modeling.</w:t>
      </w:r>
    </w:p>
    <w:p w14:paraId="00000048">
      <w:pPr>
        <w:numPr>
          <w:ilvl w:val="0"/>
          <w:numId w:val="4"/>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Visualizations</w:t>
      </w:r>
      <w:r>
        <w:rPr>
          <w:color w:val="1B1C1D"/>
          <w:rtl w:val="0"/>
        </w:rPr>
        <w:t>:</w:t>
      </w:r>
    </w:p>
    <w:p w14:paraId="00000049">
      <w:pPr>
        <w:numPr>
          <w:ilvl w:val="1"/>
          <w:numId w:val="4"/>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A histogram of the log-transformed</w:t>
      </w:r>
      <w:r>
        <w:rPr>
          <w:color w:val="1B1C1D"/>
          <w:rtl w:val="0"/>
        </w:rPr>
        <w:br w:type="textWrapping"/>
      </w:r>
      <w:r>
        <w:rPr>
          <w:color w:val="1B1C1D"/>
          <w:rtl w:val="0"/>
        </w:rPr>
        <w:t xml:space="preserve"> </w:t>
      </w:r>
      <w:r>
        <w:rPr>
          <w:color w:val="575B5F"/>
          <w:shd w:val="clear" w:fill="E9EEF6"/>
          <w:rtl w:val="0"/>
        </w:rPr>
        <w:t>total_sqft</w:t>
      </w:r>
      <w:r>
        <w:rPr>
          <w:color w:val="1B1C1D"/>
          <w:rtl w:val="0"/>
        </w:rPr>
        <w:t xml:space="preserve"> shows a more normal distribution.</w:t>
      </w:r>
    </w:p>
    <w:p w14:paraId="0000004A">
      <w:pPr>
        <w:numPr>
          <w:ilvl w:val="1"/>
          <w:numId w:val="4"/>
        </w:numPr>
        <w:pBdr>
          <w:top w:val="none" w:color="auto" w:sz="0" w:space="0"/>
          <w:bottom w:val="none" w:color="auto" w:sz="0" w:space="0"/>
          <w:right w:val="none" w:color="auto" w:sz="0" w:space="0"/>
          <w:between w:val="none" w:color="auto" w:sz="0" w:space="0"/>
        </w:pBdr>
        <w:spacing w:after="0" w:afterAutospacing="0"/>
        <w:ind w:left="1500" w:hanging="360"/>
      </w:pPr>
      <w:r>
        <w:rPr>
          <w:color w:val="1B1C1D"/>
          <w:rtl w:val="0"/>
        </w:rPr>
        <w:t>A boxplot of the log-transformed</w:t>
      </w:r>
      <w:r>
        <w:rPr>
          <w:color w:val="1B1C1D"/>
          <w:rtl w:val="0"/>
        </w:rPr>
        <w:br w:type="textWrapping"/>
      </w:r>
      <w:r>
        <w:rPr>
          <w:color w:val="1B1C1D"/>
          <w:rtl w:val="0"/>
        </w:rPr>
        <w:t xml:space="preserve"> </w:t>
      </w:r>
      <w:r>
        <w:rPr>
          <w:color w:val="575B5F"/>
          <w:shd w:val="clear" w:fill="E9EEF6"/>
          <w:rtl w:val="0"/>
        </w:rPr>
        <w:t>total_sqft</w:t>
      </w:r>
      <w:r>
        <w:rPr>
          <w:color w:val="1B1C1D"/>
          <w:rtl w:val="0"/>
        </w:rPr>
        <w:t xml:space="preserve"> also shows a more compact distribution with fewer extreme outliers.</w:t>
      </w:r>
    </w:p>
    <w:p w14:paraId="0000004B">
      <w:pPr>
        <w:numPr>
          <w:ilvl w:val="1"/>
          <w:numId w:val="4"/>
        </w:numPr>
        <w:pBdr>
          <w:top w:val="none" w:color="auto" w:sz="0" w:space="0"/>
          <w:bottom w:val="none" w:color="auto" w:sz="0" w:space="0"/>
          <w:right w:val="none" w:color="auto" w:sz="0" w:space="0"/>
          <w:between w:val="none" w:color="auto" w:sz="0" w:space="0"/>
        </w:pBdr>
        <w:spacing w:after="0" w:afterAutospacing="0"/>
        <w:ind w:left="1500" w:hanging="360"/>
        <w:rPr>
          <w:ins w:id="19" w:author="Arya Sarkar" w:date="2025-09-17T10:38:43Z"/>
        </w:rPr>
      </w:pPr>
      <w:r>
        <w:rPr>
          <w:color w:val="1B1C1D"/>
          <w:rtl w:val="0"/>
        </w:rPr>
        <w:t>A scatter plot of the log-transformed</w:t>
      </w:r>
      <w:r>
        <w:rPr>
          <w:color w:val="1B1C1D"/>
          <w:rtl w:val="0"/>
        </w:rPr>
        <w:br w:type="textWrapping"/>
      </w:r>
      <w:r>
        <w:rPr>
          <w:color w:val="1B1C1D"/>
          <w:rtl w:val="0"/>
        </w:rPr>
        <w:t xml:space="preserve"> </w:t>
      </w:r>
      <w:r>
        <w:rPr>
          <w:color w:val="575B5F"/>
          <w:shd w:val="clear" w:fill="E9EEF6"/>
          <w:rtl w:val="0"/>
        </w:rPr>
        <w:t>total_sqft</w:t>
      </w:r>
      <w:r>
        <w:rPr>
          <w:color w:val="1B1C1D"/>
          <w:rtl w:val="0"/>
        </w:rPr>
        <w:t xml:space="preserve"> against the index shows the general range of values.</w:t>
      </w:r>
    </w:p>
    <w:p w14:paraId="0000004C">
      <w:pPr>
        <w:numPr>
          <w:ilvl w:val="1"/>
          <w:numId w:val="4"/>
        </w:numPr>
        <w:pBdr>
          <w:top w:val="none" w:color="auto" w:sz="0" w:space="0"/>
          <w:bottom w:val="none" w:color="auto" w:sz="0" w:space="0"/>
          <w:right w:val="none" w:color="auto" w:sz="0" w:space="0"/>
          <w:between w:val="none" w:color="auto" w:sz="0" w:space="0"/>
        </w:pBdr>
        <w:spacing w:after="0" w:afterAutospacing="0"/>
        <w:ind w:left="1500" w:hanging="360"/>
        <w:rPr>
          <w:ins w:id="20" w:author="Arya Sarkar" w:date="2025-09-17T10:38:43Z"/>
          <w:color w:val="1B1C1D"/>
          <w:u w:val="none"/>
        </w:rPr>
      </w:pPr>
      <w:ins w:id="21" w:author="Arya Sarkar" w:date="2025-09-17T10:38:43Z">
        <w:r>
          <w:rPr>
            <w:color w:val="1B1C1D"/>
          </w:rPr>
          <w:drawing>
            <wp:inline distT="114300" distB="114300" distL="114300" distR="114300">
              <wp:extent cx="4925060" cy="476758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5"/>
                      <a:srcRect/>
                      <a:stretch>
                        <a:fillRect/>
                      </a:stretch>
                    </pic:blipFill>
                    <pic:spPr>
                      <a:xfrm>
                        <a:off x="0" y="0"/>
                        <a:ext cx="4925609" cy="4767737"/>
                      </a:xfrm>
                      <a:prstGeom prst="rect">
                        <a:avLst/>
                      </a:prstGeom>
                    </pic:spPr>
                  </pic:pic>
                </a:graphicData>
              </a:graphic>
            </wp:inline>
          </w:drawing>
        </w:r>
      </w:ins>
    </w:p>
    <w:p w14:paraId="0000004D">
      <w:pPr>
        <w:numPr>
          <w:ilvl w:val="1"/>
          <w:numId w:val="4"/>
        </w:numPr>
        <w:pBdr>
          <w:top w:val="none" w:color="auto" w:sz="0" w:space="0"/>
          <w:bottom w:val="none" w:color="auto" w:sz="0" w:space="0"/>
          <w:right w:val="none" w:color="auto" w:sz="0" w:space="0"/>
          <w:between w:val="none" w:color="auto" w:sz="0" w:space="0"/>
        </w:pBdr>
        <w:spacing w:after="0" w:afterAutospacing="0"/>
        <w:ind w:left="1500" w:hanging="360"/>
        <w:rPr>
          <w:ins w:id="23" w:author="Arya Sarkar" w:date="2025-09-17T10:38:43Z"/>
          <w:color w:val="1B1C1D"/>
          <w:u w:val="none"/>
        </w:rPr>
      </w:pPr>
      <w:ins w:id="24" w:author="Arya Sarkar" w:date="2025-09-17T10:38:43Z">
        <w:r>
          <w:rPr>
            <w:color w:val="1B1C1D"/>
          </w:rPr>
          <w:drawing>
            <wp:inline distT="114300" distB="114300" distL="114300" distR="114300">
              <wp:extent cx="4501515" cy="364299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6"/>
                      <a:srcRect/>
                      <a:stretch>
                        <a:fillRect/>
                      </a:stretch>
                    </pic:blipFill>
                    <pic:spPr>
                      <a:xfrm>
                        <a:off x="0" y="0"/>
                        <a:ext cx="4501836" cy="3643313"/>
                      </a:xfrm>
                      <a:prstGeom prst="rect">
                        <a:avLst/>
                      </a:prstGeom>
                    </pic:spPr>
                  </pic:pic>
                </a:graphicData>
              </a:graphic>
            </wp:inline>
          </w:drawing>
        </w:r>
      </w:ins>
    </w:p>
    <w:p w14:paraId="0000004E">
      <w:pPr>
        <w:numPr>
          <w:ilvl w:val="1"/>
          <w:numId w:val="4"/>
        </w:numPr>
        <w:pBdr>
          <w:top w:val="none" w:color="auto" w:sz="0" w:space="0"/>
          <w:bottom w:val="none" w:color="auto" w:sz="0" w:space="0"/>
          <w:right w:val="none" w:color="auto" w:sz="0" w:space="0"/>
          <w:between w:val="none" w:color="auto" w:sz="0" w:space="0"/>
        </w:pBdr>
        <w:spacing w:after="600"/>
        <w:ind w:left="1500" w:hanging="360"/>
      </w:pPr>
      <w:ins w:id="26" w:author="Arya Sarkar" w:date="2025-09-17T10:38:43Z">
        <w:r>
          <w:rPr>
            <w:color w:val="1B1C1D"/>
          </w:rPr>
          <w:drawing>
            <wp:inline distT="114300" distB="114300" distL="114300" distR="114300">
              <wp:extent cx="4669790" cy="721487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7"/>
                      <a:srcRect/>
                      <a:stretch>
                        <a:fillRect/>
                      </a:stretch>
                    </pic:blipFill>
                    <pic:spPr>
                      <a:xfrm>
                        <a:off x="0" y="0"/>
                        <a:ext cx="4670412" cy="7215188"/>
                      </a:xfrm>
                      <a:prstGeom prst="rect">
                        <a:avLst/>
                      </a:prstGeom>
                    </pic:spPr>
                  </pic:pic>
                </a:graphicData>
              </a:graphic>
            </wp:inline>
          </w:drawing>
        </w:r>
      </w:ins>
    </w:p>
    <w:p w14:paraId="0000004F">
      <w:pPr>
        <w:pStyle w:val="5"/>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2"/>
          <w:szCs w:val="22"/>
        </w:rPr>
      </w:pPr>
      <w:bookmarkStart w:id="6" w:name="_q63rlkamrpv0" w:colFirst="0" w:colLast="0"/>
      <w:bookmarkEnd w:id="6"/>
      <w:r>
        <w:rPr>
          <w:b/>
          <w:color w:val="1B1C1D"/>
          <w:sz w:val="22"/>
          <w:szCs w:val="22"/>
          <w:rtl w:val="0"/>
        </w:rPr>
        <w:t>Model Performance</w:t>
      </w:r>
    </w:p>
    <w:p w14:paraId="00000050">
      <w:pPr>
        <w:pBdr>
          <w:top w:val="none" w:color="auto" w:sz="0" w:space="0"/>
          <w:left w:val="none" w:color="auto" w:sz="0" w:space="0"/>
          <w:bottom w:val="none" w:color="auto" w:sz="0" w:space="0"/>
          <w:right w:val="none" w:color="auto" w:sz="0" w:space="0"/>
          <w:between w:val="none" w:color="auto" w:sz="0" w:space="0"/>
        </w:pBdr>
        <w:spacing w:after="240"/>
        <w:rPr>
          <w:color w:val="1B1C1D"/>
        </w:rPr>
      </w:pPr>
      <w:r>
        <w:rPr>
          <w:color w:val="1B1C1D"/>
          <w:rtl w:val="0"/>
        </w:rPr>
        <w:t>The Linear Regression model was trained and evaluated, with the following results:</w:t>
      </w:r>
    </w:p>
    <w:tbl>
      <w:tblPr>
        <w:tblStyle w:val="15"/>
        <w:tblW w:w="643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495"/>
        <w:gridCol w:w="1680"/>
        <w:gridCol w:w="1260"/>
      </w:tblGrid>
      <w:tr w14:paraId="5F8EDB32">
        <w:trPr>
          <w:trHeight w:val="540" w:hRule="atLeast"/>
        </w:trPr>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1">
            <w:pPr>
              <w:spacing w:after="480"/>
              <w:rPr>
                <w:color w:val="1B1C1D"/>
              </w:rPr>
            </w:pPr>
            <w:r>
              <w:rPr>
                <w:color w:val="1B1C1D"/>
                <w:rtl w:val="0"/>
              </w:rPr>
              <w:t>Metric</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2">
            <w:pPr>
              <w:spacing w:after="480"/>
              <w:rPr>
                <w:color w:val="1B1C1D"/>
              </w:rPr>
            </w:pPr>
            <w:r>
              <w:rPr>
                <w:color w:val="1B1C1D"/>
                <w:rtl w:val="0"/>
              </w:rPr>
              <w:t>Training Set</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3">
            <w:pPr>
              <w:spacing w:after="480"/>
              <w:rPr>
                <w:color w:val="1B1C1D"/>
              </w:rPr>
            </w:pPr>
            <w:r>
              <w:rPr>
                <w:color w:val="1B1C1D"/>
                <w:rtl w:val="0"/>
              </w:rPr>
              <w:t>Test Set</w:t>
            </w:r>
          </w:p>
        </w:tc>
      </w:tr>
      <w:tr w14:paraId="41054D2E">
        <w:trPr>
          <w:trHeight w:val="540" w:hRule="atLeast"/>
        </w:trPr>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4">
            <w:pPr>
              <w:spacing w:after="480"/>
              <w:rPr>
                <w:color w:val="1B1C1D"/>
              </w:rPr>
            </w:pPr>
            <w:r>
              <w:rPr>
                <w:b/>
                <w:color w:val="1B1C1D"/>
                <w:rtl w:val="0"/>
              </w:rPr>
              <w:t>Mean Squared Error (MSE)</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5">
            <w:pPr>
              <w:spacing w:after="480"/>
              <w:rPr>
                <w:color w:val="1B1C1D"/>
              </w:rPr>
            </w:pPr>
            <w:r>
              <w:rPr>
                <w:color w:val="1B1C1D"/>
                <w:rtl w:val="0"/>
              </w:rPr>
              <w:t>3301.67</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6">
            <w:pPr>
              <w:spacing w:after="480"/>
              <w:rPr>
                <w:color w:val="1B1C1D"/>
              </w:rPr>
            </w:pPr>
            <w:r>
              <w:rPr>
                <w:color w:val="1B1C1D"/>
                <w:rtl w:val="0"/>
              </w:rPr>
              <w:t>3153.93</w:t>
            </w:r>
          </w:p>
        </w:tc>
      </w:tr>
      <w:tr w14:paraId="65079E45">
        <w:trPr>
          <w:trHeight w:val="540" w:hRule="atLeast"/>
        </w:trPr>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7">
            <w:pPr>
              <w:spacing w:after="480"/>
              <w:rPr>
                <w:color w:val="1B1C1D"/>
              </w:rPr>
            </w:pPr>
            <w:r>
              <w:rPr>
                <w:b/>
                <w:color w:val="1B1C1D"/>
                <w:rtl w:val="0"/>
              </w:rPr>
              <w:t>Mean Absolute Error (MAE)</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8">
            <w:pPr>
              <w:spacing w:after="480"/>
              <w:rPr>
                <w:color w:val="1B1C1D"/>
              </w:rPr>
            </w:pPr>
            <w:r>
              <w:rPr>
                <w:color w:val="1B1C1D"/>
                <w:rtl w:val="0"/>
              </w:rPr>
              <w:t>26.56</w:t>
            </w:r>
          </w:p>
        </w:tc>
        <w:tc>
          <w:tcPr>
            <w:tcBorders>
              <w:top w:val="single" w:color="1B1C1D" w:sz="6" w:space="0"/>
              <w:left w:val="single" w:color="1B1C1D" w:sz="6" w:space="0"/>
              <w:bottom w:val="single" w:color="1B1C1D" w:sz="6" w:space="0"/>
              <w:right w:val="single" w:color="1B1C1D" w:sz="6" w:space="0"/>
            </w:tcBorders>
            <w:shd w:val="clear" w:color="auto" w:fill="F8FAFD"/>
            <w:tcMar>
              <w:top w:w="120" w:type="dxa"/>
              <w:left w:w="180" w:type="dxa"/>
              <w:bottom w:w="120" w:type="dxa"/>
              <w:right w:w="180" w:type="dxa"/>
            </w:tcMar>
            <w:vAlign w:val="top"/>
          </w:tcPr>
          <w:p w14:paraId="00000059">
            <w:pPr>
              <w:spacing w:after="480"/>
              <w:rPr>
                <w:color w:val="1B1C1D"/>
              </w:rPr>
            </w:pPr>
            <w:r>
              <w:rPr>
                <w:color w:val="1B1C1D"/>
                <w:rtl w:val="0"/>
              </w:rPr>
              <w:t>28.12</w:t>
            </w:r>
          </w:p>
        </w:tc>
      </w:tr>
    </w:tbl>
    <w:p w14:paraId="0000005A">
      <w:pPr>
        <w:pBdr>
          <w:top w:val="none" w:color="auto" w:sz="0" w:space="0"/>
          <w:left w:val="none" w:color="auto" w:sz="0" w:space="0"/>
          <w:bottom w:val="none" w:color="auto" w:sz="0" w:space="0"/>
          <w:right w:val="none" w:color="auto" w:sz="0" w:space="0"/>
          <w:between w:val="none" w:color="auto" w:sz="0" w:space="0"/>
        </w:pBdr>
        <w:spacing w:after="240"/>
        <w:rPr>
          <w:ins w:id="28" w:author="Arya Sarkar" w:date="2025-09-17T10:41:19Z"/>
          <w:color w:val="1B1C1D"/>
        </w:rPr>
      </w:pPr>
      <w:r>
        <w:rPr>
          <w:color w:val="1B1C1D"/>
          <w:rtl w:val="0"/>
        </w:rPr>
        <w:t>The feature importance was visualized using a bar chart, showing the coefficients of the linear regression model for each feature. This helps in understanding which features have the most significant impact on the predicted price.</w:t>
      </w:r>
    </w:p>
    <w:p w14:paraId="0000005B">
      <w:pPr>
        <w:pBdr>
          <w:top w:val="none" w:color="auto" w:sz="0" w:space="0"/>
          <w:left w:val="none" w:color="auto" w:sz="0" w:space="0"/>
          <w:bottom w:val="none" w:color="auto" w:sz="0" w:space="0"/>
          <w:right w:val="none" w:color="auto" w:sz="0" w:space="0"/>
          <w:between w:val="none" w:color="auto" w:sz="0" w:space="0"/>
        </w:pBdr>
        <w:spacing w:after="240"/>
        <w:rPr>
          <w:color w:val="1B1C1D"/>
        </w:rPr>
      </w:pPr>
      <w:ins w:id="29" w:author="Arya Sarkar" w:date="2025-09-17T10:41:19Z">
        <w:r>
          <w:rPr>
            <w:color w:val="1B1C1D"/>
          </w:rPr>
          <w:drawing>
            <wp:inline distT="114300" distB="114300" distL="114300" distR="114300">
              <wp:extent cx="5943600" cy="2590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8"/>
                      <a:srcRect/>
                      <a:stretch>
                        <a:fillRect/>
                      </a:stretch>
                    </pic:blipFill>
                    <pic:spPr>
                      <a:xfrm>
                        <a:off x="0" y="0"/>
                        <a:ext cx="5943600" cy="2590800"/>
                      </a:xfrm>
                      <a:prstGeom prst="rect">
                        <a:avLst/>
                      </a:prstGeom>
                    </pic:spPr>
                  </pic:pic>
                </a:graphicData>
              </a:graphic>
            </wp:inline>
          </w:drawing>
        </w:r>
      </w:ins>
    </w:p>
    <w:p w14:paraId="0000005C">
      <w:pPr>
        <w:rPr>
          <w:color w:val="1B1C1D"/>
        </w:rPr>
      </w:pPr>
      <w:r>
        <w:pict>
          <v:rect id="_x0000_i1031" o:spt="1" style="height:1.5pt;width:0pt;" fillcolor="#A0A0A0" filled="t" stroked="f" coordsize="21600,21600" o:hr="t" o:hrstd="t" o:hralign="center">
            <v:path/>
            <v:fill on="t" focussize="0,0"/>
            <v:stroke on="f"/>
            <v:imagedata o:title=""/>
            <o:lock v:ext="edit"/>
            <w10:wrap type="none"/>
            <w10:anchorlock/>
          </v:rect>
        </w:pict>
      </w:r>
    </w:p>
    <w:p w14:paraId="0000005D">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7" w:name="_hqviu9jt0lht" w:colFirst="0" w:colLast="0"/>
      <w:bookmarkEnd w:id="7"/>
      <w:r>
        <w:rPr>
          <w:b/>
          <w:color w:val="1B1C1D"/>
          <w:sz w:val="26"/>
          <w:szCs w:val="26"/>
          <w:rtl w:val="0"/>
        </w:rPr>
        <w:t>6. Conclusion</w:t>
      </w:r>
    </w:p>
    <w:p w14:paraId="0000005E">
      <w:pPr>
        <w:pBdr>
          <w:top w:val="none" w:color="auto" w:sz="0" w:space="0"/>
          <w:left w:val="none" w:color="auto" w:sz="0" w:space="0"/>
          <w:bottom w:val="none" w:color="auto" w:sz="0" w:space="0"/>
          <w:right w:val="none" w:color="auto" w:sz="0" w:space="0"/>
          <w:between w:val="none" w:color="auto" w:sz="0" w:space="0"/>
        </w:pBdr>
        <w:spacing w:after="120"/>
        <w:rPr>
          <w:color w:val="1B1C1D"/>
        </w:rPr>
      </w:pPr>
      <w:r>
        <w:rPr>
          <w:color w:val="1B1C1D"/>
          <w:rtl w:val="0"/>
        </w:rPr>
        <w:t>This project successfully demonstrated the process of building a house price prediction model. The key takeaways are:</w:t>
      </w:r>
    </w:p>
    <w:p w14:paraId="0000005F">
      <w:pPr>
        <w:numPr>
          <w:ilvl w:val="0"/>
          <w:numId w:val="5"/>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Data preprocessing is crucial</w:t>
      </w:r>
      <w:r>
        <w:rPr>
          <w:color w:val="1B1C1D"/>
          <w:rtl w:val="0"/>
        </w:rPr>
        <w:t>: A significant portion of the project was dedicated to cleaning and preparing the data, which is essential for building an accurate model.</w:t>
      </w:r>
    </w:p>
    <w:p w14:paraId="00000060">
      <w:pPr>
        <w:numPr>
          <w:ilvl w:val="0"/>
          <w:numId w:val="5"/>
        </w:numPr>
        <w:pBdr>
          <w:top w:val="none" w:color="auto" w:sz="0" w:space="0"/>
          <w:bottom w:val="none" w:color="auto" w:sz="0" w:space="0"/>
          <w:right w:val="none" w:color="auto" w:sz="0" w:space="0"/>
          <w:between w:val="none" w:color="auto" w:sz="0" w:space="0"/>
        </w:pBdr>
        <w:spacing w:after="0" w:afterAutospacing="0"/>
        <w:ind w:left="720" w:hanging="360"/>
      </w:pPr>
      <w:r>
        <w:rPr>
          <w:b/>
          <w:color w:val="1B1C1D"/>
          <w:rtl w:val="0"/>
        </w:rPr>
        <w:t>Feature engineering can improve model performance</w:t>
      </w:r>
      <w:r>
        <w:rPr>
          <w:color w:val="1B1C1D"/>
          <w:rtl w:val="0"/>
        </w:rPr>
        <w:t>: Creating the 'price_per_sqft' feature was instrumental in identifying and removing outliers.</w:t>
      </w:r>
    </w:p>
    <w:p w14:paraId="00000061">
      <w:pPr>
        <w:numPr>
          <w:ilvl w:val="0"/>
          <w:numId w:val="5"/>
        </w:numPr>
        <w:pBdr>
          <w:top w:val="none" w:color="auto" w:sz="0" w:space="0"/>
          <w:bottom w:val="none" w:color="auto" w:sz="0" w:space="0"/>
          <w:right w:val="none" w:color="auto" w:sz="0" w:space="0"/>
          <w:between w:val="none" w:color="auto" w:sz="0" w:space="0"/>
        </w:pBdr>
        <w:spacing w:after="360"/>
        <w:ind w:left="720" w:hanging="360"/>
      </w:pPr>
      <w:r>
        <w:rPr>
          <w:b/>
          <w:color w:val="1B1C1D"/>
          <w:rtl w:val="0"/>
        </w:rPr>
        <w:t>Model evaluation is key</w:t>
      </w:r>
      <w:r>
        <w:rPr>
          <w:color w:val="1B1C1D"/>
          <w:rtl w:val="0"/>
        </w:rPr>
        <w:t>: The model's performance was evaluated using standard metrics to understand its predictive power.</w:t>
      </w:r>
    </w:p>
    <w:p w14:paraId="00000062">
      <w:pPr>
        <w:pBdr>
          <w:top w:val="none" w:color="auto" w:sz="0" w:space="0"/>
          <w:left w:val="none" w:color="auto" w:sz="0" w:space="0"/>
          <w:bottom w:val="none" w:color="auto" w:sz="0" w:space="0"/>
          <w:right w:val="none" w:color="auto" w:sz="0" w:space="0"/>
          <w:between w:val="none" w:color="auto" w:sz="0" w:space="0"/>
        </w:pBdr>
        <w:spacing w:after="120"/>
        <w:rPr>
          <w:color w:val="1B1C1D"/>
        </w:rPr>
      </w:pPr>
      <w:r>
        <w:rPr>
          <w:b/>
          <w:color w:val="1B1C1D"/>
          <w:rtl w:val="0"/>
        </w:rPr>
        <w:t>Future Work</w:t>
      </w:r>
      <w:r>
        <w:rPr>
          <w:color w:val="1B1C1D"/>
          <w:rtl w:val="0"/>
        </w:rPr>
        <w:t>: To further improve the model, one could:</w:t>
      </w:r>
    </w:p>
    <w:p w14:paraId="00000063">
      <w:pPr>
        <w:numPr>
          <w:ilvl w:val="0"/>
          <w:numId w:val="6"/>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Experiment with other regression models like Random Forest or Gradient Boosting.</w:t>
      </w:r>
    </w:p>
    <w:p w14:paraId="00000064">
      <w:pPr>
        <w:numPr>
          <w:ilvl w:val="0"/>
          <w:numId w:val="6"/>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Perform more advanced feature engineering.</w:t>
      </w:r>
    </w:p>
    <w:p w14:paraId="00000065">
      <w:pPr>
        <w:numPr>
          <w:ilvl w:val="0"/>
          <w:numId w:val="6"/>
        </w:numPr>
        <w:pBdr>
          <w:top w:val="none" w:color="auto" w:sz="0" w:space="0"/>
          <w:bottom w:val="none" w:color="auto" w:sz="0" w:space="0"/>
          <w:right w:val="none" w:color="auto" w:sz="0" w:space="0"/>
          <w:between w:val="none" w:color="auto" w:sz="0" w:space="0"/>
        </w:pBdr>
        <w:spacing w:after="360"/>
        <w:ind w:left="720" w:hanging="360"/>
      </w:pPr>
      <w:r>
        <w:rPr>
          <w:color w:val="1B1C1D"/>
          <w:rtl w:val="0"/>
        </w:rPr>
        <w:t>Collect more data to improve the model's accuracy and generalizability.</w:t>
      </w:r>
    </w:p>
    <w:p w14:paraId="00000066">
      <w:pPr>
        <w:rPr>
          <w:color w:val="1B1C1D"/>
        </w:rPr>
      </w:pPr>
      <w:r>
        <w:pict>
          <v:rect id="_x0000_i1032" o:spt="1" style="height:1.5pt;width:0pt;" fillcolor="#A0A0A0" filled="t" stroked="f" coordsize="21600,21600" o:hr="t" o:hrstd="t" o:hralign="center">
            <v:path/>
            <v:fill on="t" focussize="0,0"/>
            <v:stroke on="f"/>
            <v:imagedata o:title=""/>
            <o:lock v:ext="edit"/>
            <w10:wrap type="none"/>
            <w10:anchorlock/>
          </v:rect>
        </w:pict>
      </w:r>
    </w:p>
    <w:p w14:paraId="00000067">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6"/>
          <w:szCs w:val="26"/>
        </w:rPr>
      </w:pPr>
      <w:bookmarkStart w:id="8" w:name="_gxm86njobkna" w:colFirst="0" w:colLast="0"/>
      <w:bookmarkEnd w:id="8"/>
      <w:r>
        <w:rPr>
          <w:b/>
          <w:color w:val="1B1C1D"/>
          <w:sz w:val="26"/>
          <w:szCs w:val="26"/>
          <w:rtl w:val="0"/>
        </w:rPr>
        <w:t>7. APPENDICES</w:t>
      </w:r>
    </w:p>
    <w:p w14:paraId="00000068">
      <w:pPr>
        <w:pStyle w:val="5"/>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2"/>
          <w:szCs w:val="22"/>
        </w:rPr>
      </w:pPr>
      <w:bookmarkStart w:id="9" w:name="_k2o3bd9p302w" w:colFirst="0" w:colLast="0"/>
      <w:bookmarkEnd w:id="9"/>
      <w:r>
        <w:rPr>
          <w:b/>
          <w:color w:val="1B1C1D"/>
          <w:sz w:val="22"/>
          <w:szCs w:val="22"/>
          <w:rtl w:val="0"/>
        </w:rPr>
        <w:t>1. References</w:t>
      </w:r>
    </w:p>
    <w:p w14:paraId="00000069">
      <w:pPr>
        <w:numPr>
          <w:ilvl w:val="0"/>
          <w:numId w:val="7"/>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Bengaluru House Data, Kaggle</w:t>
      </w:r>
    </w:p>
    <w:p w14:paraId="0000006A">
      <w:pPr>
        <w:numPr>
          <w:ilvl w:val="0"/>
          <w:numId w:val="7"/>
        </w:numPr>
        <w:pBdr>
          <w:top w:val="none" w:color="auto" w:sz="0" w:space="0"/>
          <w:bottom w:val="none" w:color="auto" w:sz="0" w:space="0"/>
          <w:right w:val="none" w:color="auto" w:sz="0" w:space="0"/>
          <w:between w:val="none" w:color="auto" w:sz="0" w:space="0"/>
        </w:pBdr>
        <w:spacing w:after="0" w:afterAutospacing="0"/>
        <w:ind w:left="720" w:hanging="360"/>
      </w:pPr>
      <w:r>
        <w:rPr>
          <w:color w:val="1B1C1D"/>
          <w:rtl w:val="0"/>
        </w:rPr>
        <w:t>Pandas Documentation</w:t>
      </w:r>
    </w:p>
    <w:p w14:paraId="0000006B">
      <w:pPr>
        <w:numPr>
          <w:ilvl w:val="0"/>
          <w:numId w:val="7"/>
        </w:numPr>
        <w:pBdr>
          <w:top w:val="none" w:color="auto" w:sz="0" w:space="0"/>
          <w:bottom w:val="none" w:color="auto" w:sz="0" w:space="0"/>
          <w:right w:val="none" w:color="auto" w:sz="0" w:space="0"/>
          <w:between w:val="none" w:color="auto" w:sz="0" w:space="0"/>
        </w:pBdr>
        <w:spacing w:after="360"/>
        <w:ind w:left="720" w:hanging="360"/>
      </w:pPr>
      <w:r>
        <w:rPr>
          <w:color w:val="1B1C1D"/>
          <w:rtl w:val="0"/>
        </w:rPr>
        <w:t>Scikit-learn Documentation</w:t>
      </w:r>
    </w:p>
    <w:p w14:paraId="0000006C">
      <w:pPr>
        <w:pStyle w:val="5"/>
        <w:keepNext w:val="0"/>
        <w:keepLines w:val="0"/>
        <w:pBdr>
          <w:top w:val="none" w:color="auto" w:sz="0" w:space="0"/>
          <w:left w:val="none" w:color="auto" w:sz="0" w:space="0"/>
          <w:bottom w:val="none" w:color="auto" w:sz="0" w:space="0"/>
          <w:right w:val="none" w:color="auto" w:sz="0" w:space="0"/>
          <w:between w:val="none" w:color="auto" w:sz="0" w:space="0"/>
        </w:pBdr>
        <w:spacing w:before="0" w:after="120"/>
        <w:rPr>
          <w:b/>
          <w:color w:val="1B1C1D"/>
          <w:sz w:val="22"/>
          <w:szCs w:val="22"/>
        </w:rPr>
      </w:pPr>
      <w:bookmarkStart w:id="10" w:name="_a8j2obgazj3u" w:colFirst="0" w:colLast="0"/>
      <w:bookmarkEnd w:id="10"/>
      <w:r>
        <w:rPr>
          <w:b/>
          <w:color w:val="1B1C1D"/>
          <w:sz w:val="22"/>
          <w:szCs w:val="22"/>
          <w:rtl w:val="0"/>
        </w:rPr>
        <w:t>2. Github link for the codes developed</w:t>
      </w:r>
    </w:p>
    <w:p w14:paraId="0000006D">
      <w:pPr>
        <w:pBdr>
          <w:top w:val="none" w:color="auto" w:sz="0" w:space="0"/>
          <w:left w:val="none" w:color="auto" w:sz="0" w:space="0"/>
          <w:bottom w:val="none" w:color="auto" w:sz="0" w:space="0"/>
          <w:right w:val="none" w:color="auto" w:sz="0" w:space="0"/>
          <w:between w:val="none" w:color="auto" w:sz="0" w:space="0"/>
        </w:pBdr>
        <w:spacing w:after="240"/>
        <w:rPr>
          <w:color w:val="1B1C1D"/>
        </w:rPr>
      </w:pPr>
      <w:r>
        <w:rPr>
          <w:color w:val="1B1C1D"/>
          <w:rtl w:val="0"/>
        </w:rPr>
        <w:t>[Link to Github Repository]</w:t>
      </w:r>
    </w:p>
    <w:p w14:paraId="0000006E"/>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86"/>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Roboto">
    <w:altName w:val="苹方-简"/>
    <w:panose1 w:val="00000000000000000000"/>
    <w:charset w:val="00"/>
    <w:family w:val="auto"/>
    <w:pitch w:val="default"/>
    <w:sig w:usb0="00000000" w:usb1="00000000" w:usb2="0000000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ADEE6"/>
    <w:multiLevelType w:val="multilevel"/>
    <w:tmpl w:val="BFFADEE6"/>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F5E3EF15"/>
    <w:multiLevelType w:val="multilevel"/>
    <w:tmpl w:val="F5E3EF15"/>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F7E621D"/>
    <w:multiLevelType w:val="multilevel"/>
    <w:tmpl w:val="FF7E621D"/>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FFD78C11"/>
    <w:multiLevelType w:val="multilevel"/>
    <w:tmpl w:val="FFD78C11"/>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FFF42660"/>
    <w:multiLevelType w:val="multilevel"/>
    <w:tmpl w:val="FFF42660"/>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FFCAFF5"/>
    <w:multiLevelType w:val="multilevel"/>
    <w:tmpl w:val="FFFCAFF5"/>
    <w:lvl w:ilvl="0" w:tentative="0">
      <w:start w:val="1"/>
      <w:numFmt w:val="decimal"/>
      <w:lvlText w:val="%1."/>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rFonts w:ascii="Arial" w:hAnsi="Arial" w:eastAsia="Arial" w:cs="Arial"/>
        <w:color w:val="1B1C1D"/>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797FFED8"/>
    <w:multiLevelType w:val="multilevel"/>
    <w:tmpl w:val="797FFED8"/>
    <w:lvl w:ilvl="0" w:tentative="0">
      <w:start w:val="1"/>
      <w:numFmt w:val="bullet"/>
      <w:lvlText w:val="●"/>
      <w:lvlJc w:val="left"/>
      <w:pPr>
        <w:ind w:left="720" w:hanging="360"/>
      </w:pPr>
      <w:rPr>
        <w:rFonts w:ascii="Arial" w:hAnsi="Arial" w:eastAsia="Arial" w:cs="Arial"/>
        <w:color w:val="1B1C1D"/>
        <w:u w:val="none"/>
      </w:rPr>
    </w:lvl>
    <w:lvl w:ilvl="1" w:tentative="0">
      <w:start w:val="1"/>
      <w:numFmt w:val="bullet"/>
      <w:lvlText w:val="○"/>
      <w:lvlJc w:val="left"/>
      <w:pPr>
        <w:ind w:left="1440" w:hanging="360"/>
      </w:pPr>
      <w:rPr>
        <w:rFonts w:ascii="Arial" w:hAnsi="Arial" w:eastAsia="Arial" w:cs="Arial"/>
        <w:color w:val="1B1C1D"/>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
  </w:num>
  <w:num w:numId="3">
    <w:abstractNumId w:val="5"/>
  </w:num>
  <w:num w:numId="4">
    <w:abstractNumId w:val="6"/>
  </w:num>
  <w:num w:numId="5">
    <w:abstractNumId w:val="0"/>
  </w:num>
  <w:num w:numId="6">
    <w:abstractNumId w:val="4"/>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ya Sarkar">
    <w15:presenceInfo w15:providerId="None" w15:userId="Arya Sar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45DE7772"/>
    <w:rsid w:val="6FBF3DF2"/>
    <w:rsid w:val="7FBEAAB4"/>
    <w:rsid w:val="EF7F64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Normal"/>
    <w:uiPriority w:val="0"/>
    <w:tblPr>
      <w:tblCellMar>
        <w:top w:w="100" w:type="dxa"/>
        <w:left w:w="100" w:type="dxa"/>
        <w:bottom w:w="100" w:type="dxa"/>
        <w:right w:w="100" w:type="dxa"/>
      </w:tblCellMar>
    </w:tblPr>
  </w:style>
  <w:style w:type="table" w:customStyle="1" w:styleId="14">
    <w:name w:val="_Style 10"/>
    <w:basedOn w:val="13"/>
    <w:uiPriority w:val="0"/>
    <w:tblPr/>
    <w:tcPr>
      <w:shd w:val="clear" w:color="auto" w:fill="FFFFFF"/>
    </w:tcPr>
  </w:style>
  <w:style w:type="table" w:customStyle="1" w:styleId="15">
    <w:name w:val="_Style 11"/>
    <w:basedOn w:val="13"/>
    <w:uiPriority w:val="0"/>
    <w:tblPr/>
    <w:tcPr>
      <w:shd w:val="clear" w:color="auto" w:fill="F0F4F9"/>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13</Pages>
  <TotalTime>1</TotalTime>
  <ScaleCrop>false</ScaleCrop>
  <LinksUpToDate>false</LinksUpToDate>
  <Application>WPS Office_6.14.0.8718_F1E327BC-269C-435d-A152-05C5408002CA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2025-09-17T16:14:49Z</dcterms:created>
  <dc:creator>Data</dc:creator>
  <cp:lastModifiedBy>ARYA SARKAR</cp:lastModifiedBy>
  <dcterms:modified xsi:type="dcterms:W3CDTF">2025-09-17T16:20:03Z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1033-6.14.0.8718</vt:lpwstr>
  </property>
  <property fmtid="{D5CDD505-2E9C-101B-9397-08002B2CF9AE}" pid="3" name="ICV">
    <vt:lpwstr>B36D377B0FE4BBF55B92CA6818DD1D31_43</vt:lpwstr>
  </property>
</Properties>
</file>